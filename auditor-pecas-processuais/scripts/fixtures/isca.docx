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Texto normal da peticao.​ Palavra advogаdo com homoglifo.󠁁</w:t>
      </w:r>
    </w:p>
    <w:p>
      <w:ins w:id="1" w:author="Revisor Interno" w:date="2026-08-19T00:00:00Z">
        <w:r>
          <w:t>insercao nao aceita</w:t>
        </w:r>
      </w:ins>
    </w:p>
    <w:commentRangeStart w:id="0"/>
    <w:r>
      <w:t xml:space="preserve"> </w:t>
    </w:r>
    <w:commentRangeEnd w:id="0"/>
  </w:body>
</w:document>
</file>

<file path=word/comments.xml><?xml version="1.0" encoding="utf-8"?>
<w:comments xmlns:w="http://schemas.openxmlformats.org/wordprocessingml/2006/main">
  <w:comment w:id="0" w:author="Revisor Interno" w:date="2026-08-19T00:00:00Z" w:initials="RI">
    <w:p>
      <w:r>
        <w:t>observacao interna confidencial nao deveria vazar</w:t>
      </w:r>
    </w:p>
  </w:comment>
</w:comments>
</file>

<file path=word/_rels/document.xml.rels><?xml version="1.0" encoding="UTF-8" standalone="yes"?>
<Relationships xmlns="http://schemas.openxmlformats.org/package/2006/relationships">
<Relationship Id="cId1" Type="http://schemas.openxmlformats.org/officeDocument/2006/relationships/comments" Target="comments.xml"/>
</Relationships>
</file>

<file path=docProps/app.xml><?xml version="1.0" encoding="utf-8"?>
<Properties xmlns="http://schemas.openxmlformats.org/officeDocument/2006/extended-properties">
  <Company>Escritorio Interno Ltda</Company>
  <TotalTime>142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Autor Interno Escritorio</dc:creator>
  <cp:lastModifiedBy>Estagiario Joao</cp:lastModifiedBy>
  <cp:revision>7</cp:revision>
  <dcterms:created xsi:type="dcterms:W3CDTF">2026-08-10T12:00:00Z</dcterms:created>
  <dcterms:modified xsi:type="dcterms:W3CDTF">2026-08-19T09:00:00Z</dcterms:modified>
</cp:coreProperties>
</file>